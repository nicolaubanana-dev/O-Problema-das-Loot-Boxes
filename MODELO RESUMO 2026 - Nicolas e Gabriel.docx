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5683D433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del w:id="1" w:author="NICOLAS" w:date="2026-10-14T20:32:00Z">
        <w:r w:rsidRPr="00D43589" w:rsidDel="00786A8C">
          <w:rPr>
            <w:rFonts w:ascii="Times New Roman" w:hAnsi="Times New Roman"/>
            <w:b/>
            <w:color w:val="000000" w:themeColor="text1"/>
            <w:sz w:val="28"/>
            <w:rPrChange w:id="2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</w:delText>
        </w:r>
      </w:del>
      <w:ins w:id="3" w:author="NICOLAS" w:date="2026-10-14T20:32:00Z">
        <w:r w:rsidR="00786A8C" w:rsidRPr="00786A8C">
          <w:rPr>
            <w:rFonts w:ascii="Times New Roman" w:hAnsi="Times New Roman"/>
            <w:b/>
            <w:color w:val="000000" w:themeColor="text1"/>
            <w:sz w:val="28"/>
          </w:rPr>
          <w:t xml:space="preserve">Os Riscos das </w:t>
        </w:r>
        <w:proofErr w:type="spellStart"/>
        <w:r w:rsidR="00786A8C" w:rsidRPr="00786A8C">
          <w:rPr>
            <w:rFonts w:ascii="Times New Roman" w:hAnsi="Times New Roman"/>
            <w:b/>
            <w:color w:val="000000" w:themeColor="text1"/>
            <w:sz w:val="28"/>
          </w:rPr>
          <w:t>Loot</w:t>
        </w:r>
        <w:proofErr w:type="spellEnd"/>
        <w:r w:rsidR="00786A8C" w:rsidRPr="00786A8C">
          <w:rPr>
            <w:rFonts w:ascii="Times New Roman" w:hAnsi="Times New Roman"/>
            <w:b/>
            <w:color w:val="000000" w:themeColor="text1"/>
            <w:sz w:val="28"/>
          </w:rPr>
          <w:t xml:space="preserve"> Boxes na Juventude: Uma Revisão da Literatura</w:t>
        </w:r>
        <w:r w:rsidR="00786A8C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  <w:r w:rsidR="00786A8C" w:rsidRPr="00786A8C">
          <w:rPr>
            <w:rFonts w:ascii="Times New Roman" w:hAnsi="Times New Roman"/>
            <w:b/>
            <w:color w:val="000000" w:themeColor="text1"/>
            <w:sz w:val="28"/>
          </w:rPr>
          <w:t>sobre Jogos de Azar e Saúde Mental</w:t>
        </w:r>
      </w:ins>
      <w:del w:id="4" w:author="NICOLAS" w:date="2026-10-14T20:32:00Z">
        <w:r w:rsidRPr="00D43589" w:rsidDel="00786A8C">
          <w:rPr>
            <w:rFonts w:ascii="Times New Roman" w:hAnsi="Times New Roman"/>
            <w:b/>
            <w:color w:val="000000" w:themeColor="text1"/>
            <w:sz w:val="28"/>
            <w:rPrChange w:id="5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TRABALHO]</w:delText>
        </w:r>
      </w:del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6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7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9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1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3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5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04A923DF" w:rsidR="00FC70D8" w:rsidRPr="00D43589" w:rsidRDefault="00C63656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43" w:author="NICOLAS" w:date="2026-10-14T20:48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GABRIEL DE LIMA SANTIAGO, ESTUDANTE.</w:t>
        </w:r>
      </w:ins>
      <w:del w:id="44" w:author="NICOLAS" w:date="2026-10-14T20:48:00Z">
        <w:r w:rsidR="00595417" w:rsidRPr="00D43589" w:rsidDel="00C63656">
          <w:rPr>
            <w:rFonts w:ascii="Times New Roman" w:hAnsi="Times New Roman" w:cs="Times New Roman"/>
            <w:color w:val="000000" w:themeColor="text1"/>
            <w:sz w:val="24"/>
            <w:szCs w:val="24"/>
            <w:rPrChange w:id="4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1]</w:delText>
        </w:r>
      </w:del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6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05388C74" w:rsidR="00595417" w:rsidRPr="00D43589" w:rsidDel="00C63656" w:rsidRDefault="00C63656" w:rsidP="00A866D7">
      <w:pPr>
        <w:spacing w:after="0" w:line="240" w:lineRule="auto"/>
        <w:ind w:firstLine="709"/>
        <w:jc w:val="right"/>
        <w:rPr>
          <w:del w:id="60" w:author="NICOLAS" w:date="2026-10-14T20:48:00Z"/>
          <w:rFonts w:ascii="Times New Roman" w:hAnsi="Times New Roman" w:cs="Times New Roman"/>
          <w:color w:val="000000" w:themeColor="text1"/>
          <w:sz w:val="24"/>
          <w:szCs w:val="24"/>
          <w:rPrChange w:id="61" w:author="Isabella" w:date="2026-10-06T20:20:00Z">
            <w:rPr>
              <w:del w:id="62" w:author="NICOLAS" w:date="2026-10-14T20:48:00Z"/>
              <w:rFonts w:ascii="Times New Roman" w:hAnsi="Times New Roman" w:cs="Times New Roman"/>
              <w:sz w:val="24"/>
              <w:szCs w:val="24"/>
            </w:rPr>
          </w:rPrChange>
        </w:rPr>
      </w:pPr>
      <w:ins w:id="63" w:author="NICOLAS" w:date="2026-10-14T20:48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NICOLAS DA SILVA BELLASCO, ESTUDANT</w:t>
        </w:r>
      </w:ins>
      <w:ins w:id="64" w:author="NICOLAS" w:date="2026-10-14T20:49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E.</w:t>
        </w:r>
      </w:ins>
      <w:del w:id="65" w:author="NICOLAS" w:date="2026-10-14T20:48:00Z">
        <w:r w:rsidR="00595417" w:rsidRPr="00D43589" w:rsidDel="00C63656">
          <w:rPr>
            <w:rFonts w:ascii="Times New Roman" w:hAnsi="Times New Roman" w:cs="Times New Roman"/>
            <w:color w:val="000000" w:themeColor="text1"/>
            <w:sz w:val="24"/>
            <w:szCs w:val="24"/>
            <w:rPrChange w:id="6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</w:del>
      <w:r w:rsidR="00595417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67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6570ED45" w:rsidR="00595417" w:rsidRPr="00D43589" w:rsidRDefault="00595417" w:rsidP="00C63656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8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83" w:author="NICOLAS" w:date="2026-10-14T20:48:00Z">
          <w:pPr>
            <w:spacing w:after="0" w:line="240" w:lineRule="auto"/>
            <w:ind w:firstLine="709"/>
            <w:jc w:val="right"/>
          </w:pPr>
        </w:pPrChange>
      </w:pPr>
      <w:del w:id="84" w:author="NICOLAS" w:date="2026-10-14T20:47:00Z">
        <w:r w:rsidRPr="00D43589" w:rsidDel="00C63656">
          <w:rPr>
            <w:rFonts w:ascii="Times New Roman" w:hAnsi="Times New Roman" w:cs="Times New Roman"/>
            <w:color w:val="000000" w:themeColor="text1"/>
            <w:sz w:val="24"/>
            <w:szCs w:val="24"/>
            <w:rPrChange w:id="8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</w:delText>
        </w:r>
      </w:del>
      <w:del w:id="86" w:author="NICOLAS" w:date="2026-10-14T20:48:00Z">
        <w:r w:rsidRPr="00D43589" w:rsidDel="00C63656">
          <w:rPr>
            <w:rFonts w:ascii="Times New Roman" w:hAnsi="Times New Roman" w:cs="Times New Roman"/>
            <w:color w:val="000000" w:themeColor="text1"/>
            <w:sz w:val="24"/>
            <w:szCs w:val="24"/>
            <w:rPrChange w:id="87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]</w:delText>
        </w:r>
        <w:r w:rsidRPr="00D43589" w:rsidDel="00C63656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88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  <w:commentRangeEnd w:id="7"/>
        <w:r w:rsidR="001736FF" w:rsidRPr="00D43589" w:rsidDel="00C63656">
          <w:rPr>
            <w:rStyle w:val="Refdecomentrio"/>
            <w:rFonts w:ascii="Times New Roman" w:hAnsi="Times New Roman"/>
            <w:color w:val="000000" w:themeColor="text1"/>
            <w:sz w:val="24"/>
            <w:rPrChange w:id="94" w:author="Isabella" w:date="2026-10-06T20:20:00Z">
              <w:rPr>
                <w:rStyle w:val="Refdecomentrio"/>
                <w:rFonts w:ascii="Times New Roman" w:hAnsi="Times New Roman"/>
                <w:sz w:val="24"/>
              </w:rPr>
            </w:rPrChange>
          </w:rPr>
          <w:commentReference w:id="7"/>
        </w:r>
      </w:del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99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0" w:author="Isabella" w:date="2026-10-06T20:20:00Z">
            <w:rPr>
              <w:del w:id="101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02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02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104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02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105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6" w:author="Isabella" w:date="2026-10-06T20:20:00Z">
            <w:rPr>
              <w:del w:id="107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0B8517" w14:textId="77777777" w:rsidR="00786A8C" w:rsidRPr="00786A8C" w:rsidRDefault="00AE49E2" w:rsidP="00786A8C">
      <w:pPr>
        <w:rPr>
          <w:ins w:id="108" w:author="NICOLAS" w:date="2026-10-14T20:40:00Z"/>
          <w:rFonts w:ascii="Times New Roman" w:eastAsia="Times New Roman" w:hAnsi="Times New Roman" w:cs="Times New Roman"/>
          <w:sz w:val="24"/>
          <w:szCs w:val="24"/>
          <w:lang w:eastAsia="pt-BR"/>
        </w:rPr>
      </w:pPr>
      <w:del w:id="109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110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111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112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113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114" w:author="NICOLAS" w:date="2026-10-14T20:40:00Z"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Nos últimos anos, a monetização em jogos eletrônicos evoluiu para modelos lucrativos baseados em caixas de recompensa (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), cujas dinâmicas de reforço psicológico assemelham-se às de apostas tradicionais. O foco deste estudo reside na vulnerabilidade dos jovens a essas mecânicas. O problema investigado é como o consumo precoce de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se associa ao jogo problemático (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problem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gambling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) e à iniciação em apostas reais, justificando-se pela ausência de regulamentação no Brasil. O objetivo é analisar a relação entre a compra de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, impulsividade e a transição para jogos de azar em jovens. Trata-se de uma revisão integrativa da literatura realizada nas bases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PubMed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,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ScienceDirect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Sage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Journals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, considerando artigos empíricos e meta-análises publicados entre 2021 e 2022. Selecionaram-se três estudos fundamentais analisados por categorização temática. Os resultados apontam que a compra de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não é neutra.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Wardle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Zendle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(2021), em pesquisa com 3.549 jovens (16 a 24 anos), demonstraram que compradores possuem chances 4,5 vezes maiores de apresentar problemas com apostas do que não compradores, relacionando o hábito a maiores escores de impulsividade. Em concordância, a meta-análise de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Spicer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et al. (2022b), abrangendo 13 estudos e 25.334 participantes, consolidou uma correlação moderada e positiva entre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 jogo problemático ($r = 0,27$), além do uso compulsivo de videogames ($r = 0,40$). Quanto à transição para apostas reais,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Spicer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et al. (2022a) constataram em 1.102 participantes que 19,87% relataram o efeito de "porta de entrada", dos quais 82,4% adquiriram a primeira caixa antes dos 18 anos. Esse achado evidencia que a exposição precoce atua como treinamento e normalização do ato de apostar. A literatura apresenta forte convergência sobre a associação entre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 dependência, mas revela lacunas metodológicas devido à predominância de desenhos transversais e à falta de diferenciação entre caixas estéticas e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pay-to-win</w:t>
        </w:r>
        <w:proofErr w:type="spellEnd"/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. Conclui-se que as </w:t>
        </w:r>
        <w:proofErr w:type="spellStart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>loot</w:t>
        </w:r>
        <w:proofErr w:type="spellEnd"/>
        <w:r w:rsidR="00786A8C" w:rsidRPr="00786A8C">
          <w:rPr>
            <w:rFonts w:ascii="Times New Roman" w:eastAsia="Times New Roman" w:hAnsi="Times New Roman" w:cs="Times New Roman"/>
            <w:i/>
            <w:iCs/>
            <w:sz w:val="24"/>
            <w:szCs w:val="24"/>
            <w:lang w:eastAsia="pt-BR"/>
          </w:rPr>
          <w:t xml:space="preserve"> boxes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atuam como catalisador para o jogo problemático e porta de entrada para </w:t>
        </w:r>
        <w:r w:rsidR="00786A8C" w:rsidRPr="00786A8C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lastRenderedPageBreak/>
          <w:t>apostas em menores, recomendando-se pesquisas longitudinais futuras e regulação estatal imediata.</w:t>
        </w:r>
      </w:ins>
    </w:p>
    <w:p w14:paraId="07F0A2EC" w14:textId="6BFD7EEC" w:rsidR="00623E37" w:rsidRPr="00D43589" w:rsidRDefault="00AE49E2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11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16" w:author="Isabella" w:date="2026-10-06T19:05:00Z">
          <w:pPr>
            <w:spacing w:after="0" w:line="360" w:lineRule="auto"/>
          </w:pPr>
        </w:pPrChange>
      </w:pPr>
      <w:del w:id="117" w:author="NICOLAS" w:date="2026-10-14T20:36:00Z"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18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19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20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21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22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23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786A8C">
          <w:rPr>
            <w:rFonts w:ascii="Times New Roman" w:hAnsi="Times New Roman"/>
            <w:bCs/>
            <w:color w:val="000000" w:themeColor="text1"/>
            <w:sz w:val="24"/>
            <w:rPrChange w:id="124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2AB64543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2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1F881A3D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2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27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proofErr w:type="spellStart"/>
      <w:ins w:id="128" w:author="NICOLAS" w:date="2026-10-14T20:46:00Z">
        <w:r w:rsidR="00C63656" w:rsidRPr="00C63656">
          <w:rPr>
            <w:rFonts w:ascii="Times New Roman" w:hAnsi="Times New Roman"/>
            <w:b/>
            <w:color w:val="000000" w:themeColor="text1"/>
            <w:sz w:val="24"/>
          </w:rPr>
          <w:t>Loot</w:t>
        </w:r>
        <w:proofErr w:type="spellEnd"/>
        <w:r w:rsidR="00C63656" w:rsidRPr="00C63656">
          <w:rPr>
            <w:rFonts w:ascii="Times New Roman" w:hAnsi="Times New Roman"/>
            <w:b/>
            <w:color w:val="000000" w:themeColor="text1"/>
            <w:sz w:val="24"/>
          </w:rPr>
          <w:t xml:space="preserve"> boxes; Jogos de azar; Saúde mental.</w:t>
        </w:r>
      </w:ins>
      <w:del w:id="129" w:author="NICOLAS" w:date="2026-10-14T20:46:00Z">
        <w:r w:rsidRPr="00D43589" w:rsidDel="00C63656">
          <w:rPr>
            <w:rFonts w:ascii="Times New Roman" w:hAnsi="Times New Roman"/>
            <w:color w:val="000000" w:themeColor="text1"/>
            <w:sz w:val="24"/>
            <w:rPrChange w:id="130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TRÊS PALAVRAS-CHAVE SEPARADAS POR PONTO]</w:delText>
        </w:r>
      </w:del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3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3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3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34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3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3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34"/>
      <w:r w:rsidR="000656E9" w:rsidRPr="00D43589">
        <w:rPr>
          <w:b/>
          <w:color w:val="000000" w:themeColor="text1"/>
          <w:sz w:val="24"/>
          <w:szCs w:val="24"/>
          <w:rPrChange w:id="137" w:author="Isabella" w:date="2026-10-06T20:20:00Z">
            <w:rPr>
              <w:b/>
              <w:sz w:val="24"/>
              <w:szCs w:val="24"/>
            </w:rPr>
          </w:rPrChange>
        </w:rPr>
        <w:commentReference w:id="134"/>
      </w:r>
    </w:p>
    <w:p w14:paraId="5FA9296C" w14:textId="77777777" w:rsidR="00C63656" w:rsidRDefault="00C63656" w:rsidP="00C63656">
      <w:pPr>
        <w:spacing w:after="0" w:line="240" w:lineRule="auto"/>
        <w:jc w:val="both"/>
        <w:rPr>
          <w:ins w:id="138" w:author="NICOLAS" w:date="2026-10-14T20:47:00Z"/>
          <w:rFonts w:ascii="Times New Roman" w:hAnsi="Times New Roman"/>
          <w:color w:val="000000" w:themeColor="text1"/>
          <w:sz w:val="24"/>
        </w:rPr>
      </w:pPr>
    </w:p>
    <w:p w14:paraId="43A0D030" w14:textId="758DE578" w:rsidR="00C63656" w:rsidRPr="00C63656" w:rsidRDefault="00C63656" w:rsidP="00C63656">
      <w:pPr>
        <w:spacing w:after="0" w:line="240" w:lineRule="auto"/>
        <w:jc w:val="both"/>
        <w:rPr>
          <w:ins w:id="139" w:author="NICOLAS" w:date="2026-10-14T20:46:00Z"/>
          <w:rFonts w:ascii="Times New Roman" w:hAnsi="Times New Roman"/>
          <w:color w:val="000000" w:themeColor="text1"/>
          <w:sz w:val="24"/>
          <w:rPrChange w:id="140" w:author="NICOLAS" w:date="2026-10-14T20:47:00Z">
            <w:rPr>
              <w:ins w:id="141" w:author="NICOLAS" w:date="2026-10-14T20:46:00Z"/>
            </w:rPr>
          </w:rPrChange>
        </w:rPr>
        <w:pPrChange w:id="142" w:author="NICOLAS" w:date="2026-10-14T20:47:00Z">
          <w:pPr>
            <w:spacing w:after="0" w:line="240" w:lineRule="auto"/>
            <w:jc w:val="both"/>
          </w:pPr>
        </w:pPrChange>
      </w:pPr>
      <w:proofErr w:type="spellStart"/>
      <w:ins w:id="143" w:author="NICOLAS" w:date="2026-10-14T20:46:00Z">
        <w:r w:rsidRPr="00C63656">
          <w:rPr>
            <w:rFonts w:ascii="Times New Roman" w:hAnsi="Times New Roman"/>
            <w:color w:val="000000" w:themeColor="text1"/>
            <w:sz w:val="24"/>
            <w:rPrChange w:id="144" w:author="NICOLAS" w:date="2026-10-14T20:47:00Z">
              <w:rPr/>
            </w:rPrChange>
          </w:rPr>
          <w:t>Spicer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45" w:author="NICOLAS" w:date="2026-10-14T20:47:00Z">
              <w:rPr/>
            </w:rPrChange>
          </w:rPr>
          <w:t xml:space="preserve">, S. G.,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46" w:author="NICOLAS" w:date="2026-10-14T20:47:00Z">
              <w:rPr/>
            </w:rPrChange>
          </w:rPr>
          <w:t>Fullwood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47" w:author="NICOLAS" w:date="2026-10-14T20:47:00Z">
              <w:rPr/>
            </w:rPrChange>
          </w:rPr>
          <w:t xml:space="preserve">, C., Close, J.,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48" w:author="NICOLAS" w:date="2026-10-14T20:47:00Z">
              <w:rPr/>
            </w:rPrChange>
          </w:rPr>
          <w:t>Nicklin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49" w:author="NICOLAS" w:date="2026-10-14T20:47:00Z">
              <w:rPr/>
            </w:rPrChange>
          </w:rPr>
          <w:t xml:space="preserve">, L. L., Lloyd, J., &amp; Lloyd, H. (2022a).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50" w:author="NICOLAS" w:date="2026-10-14T20:47:00Z">
              <w:rPr/>
            </w:rPrChange>
          </w:rPr>
          <w:t>Loot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51" w:author="NICOLAS" w:date="2026-10-14T20:47:00Z">
              <w:rPr/>
            </w:rPrChange>
          </w:rPr>
          <w:t xml:space="preserve"> boxes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52" w:author="NICOLAS" w:date="2026-10-14T20:47:00Z">
              <w:rPr/>
            </w:rPrChange>
          </w:rPr>
          <w:t>and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53" w:author="NICOLAS" w:date="2026-10-14T20:47:00Z">
              <w:rPr/>
            </w:rPrChange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54" w:author="NICOLAS" w:date="2026-10-14T20:47:00Z">
              <w:rPr/>
            </w:rPrChange>
          </w:rPr>
          <w:t>problem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55" w:author="NICOLAS" w:date="2026-10-14T20:47:00Z">
              <w:rPr/>
            </w:rPrChange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56" w:author="NICOLAS" w:date="2026-10-14T20:47:00Z">
              <w:rPr/>
            </w:rPrChange>
          </w:rPr>
          <w:t>gambling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57" w:author="NICOLAS" w:date="2026-10-14T20:47:00Z">
              <w:rPr/>
            </w:rPrChange>
          </w:rPr>
          <w:t xml:space="preserve">: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58" w:author="NICOLAS" w:date="2026-10-14T20:47:00Z">
              <w:rPr/>
            </w:rPrChange>
          </w:rPr>
          <w:t>Investigating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59" w:author="NICOLAS" w:date="2026-10-14T20:47:00Z">
              <w:rPr/>
            </w:rPrChange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60" w:author="NICOLAS" w:date="2026-10-14T20:47:00Z">
              <w:rPr/>
            </w:rPrChange>
          </w:rPr>
          <w:t>the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61" w:author="NICOLAS" w:date="2026-10-14T20:47:00Z">
              <w:rPr/>
            </w:rPrChange>
          </w:rPr>
          <w:t xml:space="preserve"> “gateway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62" w:author="NICOLAS" w:date="2026-10-14T20:47:00Z">
              <w:rPr/>
            </w:rPrChange>
          </w:rPr>
          <w:t>hypothesis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63" w:author="NICOLAS" w:date="2026-10-14T20:47:00Z">
              <w:rPr/>
            </w:rPrChange>
          </w:rPr>
          <w:t xml:space="preserve">”.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64" w:author="NICOLAS" w:date="2026-10-14T20:47:00Z">
              <w:rPr/>
            </w:rPrChange>
          </w:rPr>
          <w:t>Addictive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65" w:author="NICOLAS" w:date="2026-10-14T20:47:00Z">
              <w:rPr/>
            </w:rPrChange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  <w:rPrChange w:id="166" w:author="NICOLAS" w:date="2026-10-14T20:47:00Z">
              <w:rPr/>
            </w:rPrChange>
          </w:rPr>
          <w:t>Behaviors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  <w:rPrChange w:id="167" w:author="NICOLAS" w:date="2026-10-14T20:47:00Z">
              <w:rPr/>
            </w:rPrChange>
          </w:rPr>
          <w:t>, 131, 107327. https://doi.org/10.1016/j.addbeh.2022.107327</w:t>
        </w:r>
      </w:ins>
    </w:p>
    <w:p w14:paraId="7B7EEA6D" w14:textId="77777777" w:rsidR="00C63656" w:rsidRDefault="00C63656" w:rsidP="00C63656">
      <w:pPr>
        <w:spacing w:after="0" w:line="240" w:lineRule="auto"/>
        <w:jc w:val="both"/>
        <w:rPr>
          <w:ins w:id="168" w:author="NICOLAS" w:date="2026-10-14T20:47:00Z"/>
          <w:rFonts w:ascii="Times New Roman" w:hAnsi="Times New Roman"/>
          <w:color w:val="000000" w:themeColor="text1"/>
          <w:sz w:val="24"/>
        </w:rPr>
      </w:pPr>
    </w:p>
    <w:p w14:paraId="0B5F9B6E" w14:textId="47913019" w:rsidR="00C63656" w:rsidRPr="00C63656" w:rsidRDefault="00C63656" w:rsidP="00C63656">
      <w:pPr>
        <w:spacing w:after="0" w:line="240" w:lineRule="auto"/>
        <w:jc w:val="both"/>
        <w:rPr>
          <w:ins w:id="169" w:author="NICOLAS" w:date="2026-10-14T20:46:00Z"/>
          <w:rFonts w:ascii="Times New Roman" w:hAnsi="Times New Roman"/>
          <w:color w:val="000000" w:themeColor="text1"/>
          <w:sz w:val="24"/>
        </w:rPr>
      </w:pPr>
      <w:ins w:id="170" w:author="NICOLAS" w:date="2026-10-14T20:46:00Z">
        <w:r w:rsidRPr="00C63656">
          <w:rPr>
            <w:rFonts w:ascii="Times New Roman" w:hAnsi="Times New Roman"/>
            <w:color w:val="000000" w:themeColor="text1"/>
            <w:sz w:val="24"/>
          </w:rPr>
          <w:t>`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Spicer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S. G.,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Nicklin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L. L.,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Uther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M., Lloyd, J., Lloyd, H., &amp; Close, J. (2022b).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Loot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boxes,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problem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gambling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and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problem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video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gaming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: A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systematic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review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and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meta-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synthesis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>. New Media &amp; Society, 24(4), 1001–1022. https://doi.org/10.1177/14614448211027175</w:t>
        </w:r>
      </w:ins>
    </w:p>
    <w:p w14:paraId="4BE41803" w14:textId="0B964CA5" w:rsidR="00A93D78" w:rsidRPr="00D43589" w:rsidDel="00C63656" w:rsidRDefault="00C63656" w:rsidP="00C63656">
      <w:pPr>
        <w:spacing w:before="200" w:line="240" w:lineRule="auto"/>
        <w:rPr>
          <w:del w:id="171" w:author="NICOLAS" w:date="2026-10-14T20:46:00Z"/>
          <w:rFonts w:ascii="Times New Roman" w:hAnsi="Times New Roman" w:cs="Times New Roman"/>
          <w:color w:val="000000" w:themeColor="text1"/>
          <w:sz w:val="24"/>
          <w:szCs w:val="24"/>
          <w:rPrChange w:id="172" w:author="Isabella" w:date="2026-10-06T20:20:00Z">
            <w:rPr>
              <w:del w:id="173" w:author="NICOLAS" w:date="2026-10-14T20:46:00Z"/>
              <w:rFonts w:ascii="Times New Roman" w:hAnsi="Times New Roman" w:cs="Times New Roman"/>
              <w:sz w:val="24"/>
              <w:szCs w:val="24"/>
            </w:rPr>
          </w:rPrChange>
        </w:rPr>
      </w:pPr>
      <w:ins w:id="174" w:author="NICOLAS" w:date="2026-10-14T20:46:00Z">
        <w:r w:rsidRPr="00C63656">
          <w:rPr>
            <w:rFonts w:ascii="Times New Roman" w:hAnsi="Times New Roman"/>
            <w:color w:val="000000" w:themeColor="text1"/>
            <w:sz w:val="24"/>
          </w:rPr>
          <w:t>`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Wardle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H., &amp;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Zendle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D. (2021).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Loot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Boxes,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Gambling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and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Problem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Gambling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Among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Young People: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Results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from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a Cross-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Sectional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Online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Survey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.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Cyberpsychology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Behavior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, </w:t>
        </w:r>
        <w:proofErr w:type="spellStart"/>
        <w:r w:rsidRPr="00C63656">
          <w:rPr>
            <w:rFonts w:ascii="Times New Roman" w:hAnsi="Times New Roman"/>
            <w:color w:val="000000" w:themeColor="text1"/>
            <w:sz w:val="24"/>
          </w:rPr>
          <w:t>and</w:t>
        </w:r>
        <w:proofErr w:type="spellEnd"/>
        <w:r w:rsidRPr="00C63656">
          <w:rPr>
            <w:rFonts w:ascii="Times New Roman" w:hAnsi="Times New Roman"/>
            <w:color w:val="000000" w:themeColor="text1"/>
            <w:sz w:val="24"/>
          </w:rPr>
          <w:t xml:space="preserve"> Social Networking, 24(4), 267–274. https://doi.org/10.1089/cyber.2020.0299</w:t>
        </w:r>
      </w:ins>
      <w:del w:id="175" w:author="NICOLAS" w:date="2026-10-14T20:46:00Z">
        <w:r w:rsidR="00A93D78" w:rsidRPr="00D43589" w:rsidDel="00C63656">
          <w:rPr>
            <w:rFonts w:ascii="Times New Roman" w:hAnsi="Times New Roman"/>
            <w:color w:val="000000" w:themeColor="text1"/>
            <w:sz w:val="24"/>
            <w:rPrChange w:id="176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087A0169" w14:textId="26C9A444" w:rsidR="00C708FD" w:rsidRPr="00D43589" w:rsidRDefault="00C708FD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7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78" w:author="NICOLAS" w:date="2026-10-14T20:46:00Z">
        <w:r w:rsidRPr="00D43589" w:rsidDel="00C63656">
          <w:rPr>
            <w:rFonts w:ascii="Times New Roman" w:hAnsi="Times New Roman"/>
            <w:color w:val="000000" w:themeColor="text1"/>
            <w:sz w:val="24"/>
            <w:rPrChange w:id="179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D43589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2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34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353AF" w14:textId="77777777" w:rsidR="008C2236" w:rsidRDefault="008C2236" w:rsidP="00FC70D8">
      <w:pPr>
        <w:spacing w:after="0" w:line="240" w:lineRule="auto"/>
      </w:pPr>
      <w:r>
        <w:separator/>
      </w:r>
    </w:p>
  </w:endnote>
  <w:endnote w:type="continuationSeparator" w:id="0">
    <w:p w14:paraId="34BD3F58" w14:textId="77777777" w:rsidR="008C2236" w:rsidRDefault="008C2236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1F885" w14:textId="77777777" w:rsidR="008C2236" w:rsidRDefault="008C2236" w:rsidP="00FC70D8">
      <w:pPr>
        <w:spacing w:after="0" w:line="240" w:lineRule="auto"/>
      </w:pPr>
      <w:r>
        <w:separator/>
      </w:r>
    </w:p>
  </w:footnote>
  <w:footnote w:type="continuationSeparator" w:id="0">
    <w:p w14:paraId="337D3449" w14:textId="77777777" w:rsidR="008C2236" w:rsidRDefault="008C2236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6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7" w:author="Isabella" w:date="2026-10-06T19:10:00Z">
            <w:rPr>
              <w:color w:val="FF0000"/>
            </w:rPr>
          </w:rPrChange>
        </w:rPr>
        <w:t xml:space="preserve"> </w:t>
      </w:r>
      <w:ins w:id="18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0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4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5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7" w:author="Isabella" w:date="2026-10-06T19:10:00Z">
              <w:rPr/>
            </w:rPrChange>
          </w:rPr>
          <w:delText>-</w:delText>
        </w:r>
      </w:del>
      <w:ins w:id="28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9" w:author="Isabella" w:date="2026-10-06T19:10:00Z">
            <w:rPr/>
          </w:rPrChange>
        </w:rPr>
        <w:t xml:space="preserve"> </w:t>
      </w:r>
      <w:del w:id="30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1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2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3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5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6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7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8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9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1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3E919D4F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47" w:author="NICOLAS" w:date="2026-10-14T20:42:00Z">
        <w:r w:rsidR="00C63656">
          <w:rPr>
            <w:rFonts w:ascii="Times New Roman" w:hAnsi="Times New Roman" w:cs="Times New Roman"/>
            <w:sz w:val="16"/>
            <w:szCs w:val="16"/>
          </w:rPr>
          <w:t>nicolas.bellasco@cs.brazcubas.edu.br</w:t>
        </w:r>
      </w:ins>
      <w:del w:id="48" w:author="NICOLAS" w:date="2026-10-14T20:42:00Z">
        <w:r w:rsidRPr="006D5DF8" w:rsidDel="00C63656">
          <w:rPr>
            <w:rFonts w:ascii="Times New Roman" w:hAnsi="Times New Roman" w:cs="Times New Roman"/>
            <w:sz w:val="16"/>
            <w:szCs w:val="16"/>
            <w:rPrChange w:id="4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del w:id="51" w:author="NICOLAS" w:date="2026-10-14T20:44:00Z">
        <w:r w:rsidR="00595417" w:rsidRPr="006D5DF8" w:rsidDel="00C63656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52" w:author="NICOLAS" w:date="2026-10-14T20:44:00Z">
        <w:r w:rsidR="00C63656">
          <w:rPr>
            <w:rFonts w:ascii="Times New Roman" w:hAnsi="Times New Roman" w:cs="Times New Roman"/>
            <w:sz w:val="16"/>
            <w:szCs w:val="16"/>
          </w:rPr>
          <w:t>–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3" w:author="NICOLAS" w:date="2026-10-14T20:44:00Z">
        <w:r w:rsidR="00C63656">
          <w:rPr>
            <w:rFonts w:ascii="Times New Roman" w:hAnsi="Times New Roman" w:cs="Times New Roman"/>
            <w:sz w:val="16"/>
            <w:szCs w:val="16"/>
          </w:rPr>
          <w:t>04904434-6</w:t>
        </w:r>
      </w:ins>
      <w:ins w:id="54" w:author="NICOLAS" w:date="2026-10-14T20:42:00Z">
        <w:r w:rsidR="00C63656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55" w:author="NICOLAS" w:date="2026-10-14T20:42:00Z">
        <w:r w:rsidR="00595417" w:rsidRPr="006D5DF8" w:rsidDel="00C63656">
          <w:rPr>
            <w:rFonts w:ascii="Times New Roman" w:hAnsi="Times New Roman" w:cs="Times New Roman"/>
            <w:sz w:val="16"/>
            <w:szCs w:val="16"/>
            <w:rPrChange w:id="5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57" w:author="NICOLAS" w:date="2026-10-14T20:44:00Z">
        <w:r w:rsidR="00C63656">
          <w:rPr>
            <w:rFonts w:ascii="Times New Roman" w:hAnsi="Times New Roman" w:cs="Times New Roman"/>
            <w:sz w:val="16"/>
            <w:szCs w:val="16"/>
          </w:rPr>
          <w:t>1</w:t>
        </w:r>
      </w:ins>
      <w:del w:id="58" w:author="NICOLAS" w:date="2026-10-14T20:44:00Z">
        <w:r w:rsidR="00595417" w:rsidRPr="006D5DF8" w:rsidDel="00C63656">
          <w:rPr>
            <w:rFonts w:ascii="Times New Roman" w:hAnsi="Times New Roman" w:cs="Times New Roman"/>
            <w:sz w:val="16"/>
            <w:szCs w:val="16"/>
            <w:rPrChange w:id="5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22F97E2C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68" w:author="NICOLAS" w:date="2026-10-14T20:45:00Z">
        <w:r w:rsidR="00C63656">
          <w:rPr>
            <w:rFonts w:ascii="Times New Roman" w:hAnsi="Times New Roman" w:cs="Times New Roman"/>
            <w:sz w:val="16"/>
            <w:szCs w:val="16"/>
          </w:rPr>
          <w:t>gabriel.santiago@cs.brazcubas.edu.br</w:t>
        </w:r>
      </w:ins>
      <w:del w:id="69" w:author="NICOLAS" w:date="2026-10-14T20:45:00Z">
        <w:r w:rsidRPr="006D5DF8" w:rsidDel="00C63656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71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del w:id="72" w:author="NICOLAS" w:date="2026-10-14T20:46:00Z">
        <w:r w:rsidRPr="006D5DF8" w:rsidDel="00C63656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73" w:author="NICOLAS" w:date="2026-10-14T20:46:00Z">
        <w:r w:rsidR="00C63656">
          <w:rPr>
            <w:rFonts w:ascii="Times New Roman" w:hAnsi="Times New Roman" w:cs="Times New Roman"/>
            <w:sz w:val="16"/>
            <w:szCs w:val="16"/>
          </w:rPr>
          <w:t>–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74" w:author="NICOLAS" w:date="2026-10-14T20:45:00Z">
        <w:r w:rsidR="00C63656">
          <w:rPr>
            <w:rFonts w:ascii="Times New Roman" w:hAnsi="Times New Roman" w:cs="Times New Roman"/>
            <w:sz w:val="16"/>
            <w:szCs w:val="16"/>
          </w:rPr>
          <w:t>04950</w:t>
        </w:r>
      </w:ins>
      <w:ins w:id="75" w:author="NICOLAS" w:date="2026-10-14T20:46:00Z">
        <w:r w:rsidR="00C63656">
          <w:rPr>
            <w:rFonts w:ascii="Times New Roman" w:hAnsi="Times New Roman" w:cs="Times New Roman"/>
            <w:sz w:val="16"/>
            <w:szCs w:val="16"/>
          </w:rPr>
          <w:t xml:space="preserve">490-8 </w:t>
        </w:r>
      </w:ins>
      <w:ins w:id="76" w:author="NICOLAS" w:date="2026-10-14T20:45:00Z">
        <w:r w:rsidR="00C63656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77" w:author="NICOLAS" w:date="2026-10-14T20:45:00Z">
        <w:r w:rsidRPr="006D5DF8" w:rsidDel="00C63656">
          <w:rPr>
            <w:rFonts w:ascii="Times New Roman" w:hAnsi="Times New Roman" w:cs="Times New Roman"/>
            <w:sz w:val="16"/>
            <w:szCs w:val="16"/>
            <w:rPrChange w:id="7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79" w:author="NICOLAS" w:date="2026-10-14T20:46:00Z">
        <w:r w:rsidR="00C63656">
          <w:rPr>
            <w:rFonts w:ascii="Times New Roman" w:hAnsi="Times New Roman" w:cs="Times New Roman"/>
            <w:sz w:val="16"/>
            <w:szCs w:val="16"/>
          </w:rPr>
          <w:t>1</w:t>
        </w:r>
      </w:ins>
      <w:del w:id="80" w:author="NICOLAS" w:date="2026-10-14T20:46:00Z">
        <w:r w:rsidRPr="006D5DF8" w:rsidDel="00C63656">
          <w:rPr>
            <w:rFonts w:ascii="Times New Roman" w:hAnsi="Times New Roman" w:cs="Times New Roman"/>
            <w:sz w:val="16"/>
            <w:szCs w:val="16"/>
            <w:rPrChange w:id="8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53C309A" w14:textId="13F38C45" w:rsidR="00595417" w:rsidRPr="00595417" w:rsidDel="00C63656" w:rsidRDefault="00595417">
      <w:pPr>
        <w:pStyle w:val="Textodenotaderodap"/>
        <w:rPr>
          <w:del w:id="89" w:author="NICOLAS" w:date="2026-10-14T20:48:00Z"/>
          <w:sz w:val="16"/>
          <w:szCs w:val="16"/>
        </w:rPr>
      </w:pPr>
      <w:del w:id="90" w:author="NICOLAS" w:date="2026-10-14T20:48:00Z">
        <w:r w:rsidRPr="006D5DF8" w:rsidDel="00C63656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C63656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C63656">
          <w:rPr>
            <w:rFonts w:ascii="Times New Roman" w:hAnsi="Times New Roman" w:cs="Times New Roman"/>
            <w:sz w:val="16"/>
            <w:szCs w:val="16"/>
            <w:rPrChange w:id="9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C63656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C63656">
          <w:rPr>
            <w:rFonts w:ascii="Times New Roman" w:hAnsi="Times New Roman" w:cs="Times New Roman"/>
            <w:sz w:val="16"/>
            <w:szCs w:val="16"/>
            <w:rPrChange w:id="9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C63656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C63656">
          <w:rPr>
            <w:rFonts w:ascii="Times New Roman" w:hAnsi="Times New Roman" w:cs="Times New Roman"/>
            <w:sz w:val="16"/>
            <w:szCs w:val="16"/>
            <w:rPrChange w:id="9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C63656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07714"/>
    <w:multiLevelType w:val="hybridMultilevel"/>
    <w:tmpl w:val="1E52B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NICOLAS">
    <w15:presenceInfo w15:providerId="AD" w15:userId="S::nicolas.bellasco@cs.brazcubas.edu.br::4f454f54-fb3b-4f49-a482-398fd56ca2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786A8C"/>
    <w:rsid w:val="00802998"/>
    <w:rsid w:val="008525B0"/>
    <w:rsid w:val="008B4F7B"/>
    <w:rsid w:val="008C2236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63656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character" w:customStyle="1" w:styleId="math-inline">
    <w:name w:val="math-inline"/>
    <w:basedOn w:val="Fontepargpadro"/>
    <w:rsid w:val="00786A8C"/>
  </w:style>
  <w:style w:type="paragraph" w:styleId="PargrafodaLista">
    <w:name w:val="List Paragraph"/>
    <w:basedOn w:val="Normal"/>
    <w:uiPriority w:val="34"/>
    <w:qFormat/>
    <w:rsid w:val="00C63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2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646</Words>
  <Characters>3663</Characters>
  <Application>Microsoft Office Word</Application>
  <DocSecurity>0</DocSecurity>
  <Lines>81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NICOLAS</cp:lastModifiedBy>
  <cp:revision>2</cp:revision>
  <cp:lastPrinted>2021-08-29T20:44:00Z</cp:lastPrinted>
  <dcterms:created xsi:type="dcterms:W3CDTF">2026-10-14T23:50:00Z</dcterms:created>
  <dcterms:modified xsi:type="dcterms:W3CDTF">2026-10-14T23:50:00Z</dcterms:modified>
</cp:coreProperties>
</file>